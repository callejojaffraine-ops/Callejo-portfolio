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Name: Callejo, Jaff Raine Jay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Year and Section: 2-A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Subject: Platform Technologies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 Activity: Cross-Platform OS Administration and Security</w:t>
        <w:br w:type="textWrapping"/>
        <w:br w:type="textWrapping"/>
      </w:r>
    </w:p>
    <w:tbl>
      <w:tblPr>
        <w:tblStyle w:val="Table1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5"/>
        <w:gridCol w:w="2775"/>
        <w:gridCol w:w="3825"/>
        <w:tblGridChange w:id="0">
          <w:tblGrid>
            <w:gridCol w:w="3375"/>
            <w:gridCol w:w="2775"/>
            <w:gridCol w:w="38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Task Description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Screenshot/Output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Notes/Explanation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 1 – User Accounts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del w:author="Archelly Bautista" w:id="0" w:date="2025-10-02T10:16:00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delText xml:space="preserve">…</w:delText>
              </w:r>
            </w:del>
            <w:ins w:author="Archelly Bautista" w:id="0" w:date="2025-10-02T10:16:00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</w:rPr>
                <w:drawing>
                  <wp:inline distB="114300" distT="114300" distL="114300" distR="114300">
                    <wp:extent cx="1228725" cy="685800"/>
                    <wp:effectExtent b="0" l="0" r="0" t="0"/>
                    <wp:docPr id="2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28725" cy="685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16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Create a 2 users and I create of Student1 is admin and the Student 2 is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 2 – File/Folder Permissions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78.00000000000006" w:lineRule="auto"/>
              <w:rPr>
                <w:ins w:author="Archelly Bautista" w:id="1" w:date="2025-10-02T10:23:56Z"/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  <w:ins w:author="Archelly Bautista" w:id="1" w:date="2025-10-02T10:23:56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</w:rPr>
                <w:drawing>
                  <wp:inline distB="114300" distT="114300" distL="114300" distR="114300">
                    <wp:extent cx="1228725" cy="1498600"/>
                    <wp:effectExtent b="0" l="0" r="0" t="0"/>
                    <wp:docPr id="5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28725" cy="1498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0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ins w:author="Archelly Bautista" w:id="1" w:date="2025-10-02T10:23:56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</w:rPr>
                <w:drawing>
                  <wp:inline distB="114300" distT="114300" distL="114300" distR="114300">
                    <wp:extent cx="1228725" cy="1549400"/>
                    <wp:effectExtent b="0" l="0" r="0" t="0"/>
                    <wp:docPr id="1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28725" cy="1549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set the permissions of Student 1 in Allow all and the Student 2 is 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 3 – System Services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  <w:ins w:author="Archelly Bautista" w:id="2" w:date="2025-10-02T10:25:20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</w:rPr>
                <w:drawing>
                  <wp:inline distB="114300" distT="114300" distL="114300" distR="114300">
                    <wp:extent cx="1228725" cy="114300"/>
                    <wp:effectExtent b="0" l="0" r="0" t="0"/>
                    <wp:docPr id="4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28725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Started and Enabled of Print Spooler in Windows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 4 – Security Measure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  <w:ins w:author="Archelly Bautista" w:id="3" w:date="2025-10-02T10:34:12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</w:rPr>
                <w:drawing>
                  <wp:inline distB="114300" distT="114300" distL="114300" distR="114300">
                    <wp:extent cx="1228725" cy="1117600"/>
                    <wp:effectExtent b="0" l="0" r="0" t="0"/>
                    <wp:docPr id="3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28725" cy="1117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cant Enable it because the  Edition is Home Single Language in WIndows 11</w:t>
            </w:r>
          </w:p>
        </w:tc>
      </w:tr>
    </w:tbl>
    <w:p w:rsidR="00000000" w:rsidDel="00000000" w:rsidP="00000000" w:rsidRDefault="00000000" w:rsidRPr="00000000" w14:paraId="00000015">
      <w:pPr>
        <w:spacing w:after="160" w:line="278.00000000000006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Rubric</w:t>
      </w:r>
    </w:p>
    <w:tbl>
      <w:tblPr>
        <w:tblStyle w:val="Table2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6.4697193500738"/>
        <w:gridCol w:w="1589.9556868537666"/>
        <w:gridCol w:w="1451.698670605613"/>
        <w:gridCol w:w="1548.4785819793206"/>
        <w:gridCol w:w="1451.698670605613"/>
        <w:gridCol w:w="1451.698670605613"/>
        <w:tblGridChange w:id="0">
          <w:tblGrid>
            <w:gridCol w:w="1866.4697193500738"/>
            <w:gridCol w:w="1589.9556868537666"/>
            <w:gridCol w:w="1451.698670605613"/>
            <w:gridCol w:w="1548.4785819793206"/>
            <w:gridCol w:w="1451.698670605613"/>
            <w:gridCol w:w="1451.6986706056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Excellent (20)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Good (15)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Satisfactory (10)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Needs Improvement (5)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Account Management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 users created correctly with correct permissions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errors in accounts/permissions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completion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completed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File/Folder Permissions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 permissions set and tested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mistakes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setup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done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Service Management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configured and running correctly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errors, service runs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setup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done or fails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Security Measure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applied correctly and verified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mistakes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attempt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done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Documentation &amp; Screenshots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Complete, clear, and well-explained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Mostly complete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Missing or unclear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